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Dear Ms. Alvarez,</w:t>
      </w:r>
    </w:p>
    <w:p>
      <w:r>
        <w:t xml:space="preserve">We are pleased to offer you the position of Senior Analyst, starting 1 November 2026.</w:t>
      </w:r>
      <w:commentRangeStart w:id="0"/>
      <w:commentRangeEnd w:id="0"/>
      <w:r>
        <w:commentReference w:id="0"/>
      </w:r>
    </w:p>
    <w:p>
      <w:r>
        <w:t xml:space="preserve">Your base salary will be </w:t>
      </w:r>
      <w:del w:id="12" w:author="Tom Becker" w:date="2026-09-28T16:02:00Z">
        <w:r>
          <w:delText xml:space="preserve">$140,000 (approved band up to $150,000)</w:delText>
        </w:r>
      </w:del>
      <w:ins w:id="22" w:author="Tom Becker" w:date="2026-09-28T16:02:00Z">
        <w:r>
          <w:t xml:space="preserve">$120,000</w:t>
        </w:r>
      </w:ins>
      <w:r>
        <w:t xml:space="preserve"> per year.</w:t>
      </w:r>
    </w:p>
    <w:p>
      <w:r>
        <w:t xml:space="preserve">You will report to </w:t>
      </w:r>
      <w:del w:id="13" w:author="Tom Becker" w:date="2026-09-28T16:05:00Z">
        <w:r>
          <w:delText xml:space="preserve">Daniel Ross, who is leaving in December</w:delText>
        </w:r>
      </w:del>
      <w:ins w:id="23" w:author="Tom Becker" w:date="2026-09-28T16:05:00Z">
        <w:r>
          <w:t xml:space="preserve">the Head of Analytics</w:t>
        </w:r>
      </w:ins>
      <w:r>
        <w:t xml:space="preserve">.</w:t>
      </w:r>
    </w:p>
    <w:p>
      <w:r>
        <w:t xml:space="preserve">Please confirm your acceptance by 10 October.</w:t>
      </w:r>
    </w:p>
    <w:sectPr/>
  </w:body>
</w:document>
</file>

<file path=word/comments.xml><?xml version="1.0" encoding="utf-8"?>
<w:comments xmlns:w="http://schemas.openxmlformats.org/wordprocessingml/2006/main">
  <w:comment w:id="0" w:author="Maria Chen" w:date="2026-09-27T10:11:00Z" w:initials="MC">
    <w:p>
      <w:r>
        <w:t>We can go to 150 if she pushes back. Do not put that in writing.</w:t>
      </w:r>
    </w:p>
  </w:comment>
</w:comment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Template>C:\Users\tbecker\AppData\Roaming\Microsoft\Templates\Offer.dotm</Template>
  <TotalTime>312</TotalTime>
  <Application>Microsoft Office Word</Application>
  <Company>Northwind Recruiting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Maria Chen</dc:creator>
  <cp:lastModifiedBy>Tom Becker</cp:lastModifiedBy>
  <cp:revision>14</cp:revision>
  <dcterms:created xsi:type="dcterms:W3CDTF">2026-09-02T09:14:00Z</dcterms:created>
  <dcterms:modified xsi:type="dcterms:W3CDTF">2026-09-29T17:41:00Z</dcterms:modified>
</cp:coreProperties>
</file>